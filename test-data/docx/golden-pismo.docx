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>ODPOWIEDŹ NA POZEW</w:t>
      </w:r>
    </w:p>
    <w:p>
      <w:r>
        <w:t xml:space="preserve">Powód [PERSON_NAME_1], zamieszkały: [ADDRESS_1], wniósł o zapłatę.</w:t>
      </w:r>
    </w:p>
    <w:p>
      <w:r>
        <w:t xml:space="preserve">Pozwany [PERSON_</w:t>
      </w:r>
      <w:r>
        <w:rPr>
          <w:i/>
        </w:rPr>
        <w:t>NAME_2] wnosi o oddalenie powództwa w całości.</w:t>
      </w:r>
    </w:p>
    <w:p>
      <w:r>
        <w:t xml:space="preserve">Pełna treść orzeczenia: </w:t>
      </w:r>
      <w:hyperlink r:id="rId4">
        <w:r>
          <w:rPr>
            <w:u w:val="single"/>
          </w:rPr>
          <w:t>sygn. [CASE_NUMBER_1] w Legalisie</w:t>
        </w:r>
      </w:hyperlink>
    </w:p>
    <w:p>
      <w:fldSimple w:instr=" DOCPROPERTY Klient ">
        <w:r>
          <w:t>Klient: [PERSON_NAME_1]</w:t>
        </w:r>
      </w:fldSimple>
    </w:p>
    <w:p>
      <w:ins w:id="1" w:author="AI">
        <w:r>
          <w:t xml:space="preserve">Wnosimy o zasądzenie od [PERSON_NAME_2] kosztów procesu.</w:t>
        </w:r>
      </w:ins>
      <w:del w:id="2" w:author="AI">
        <w:r>
          <w:delText xml:space="preserve">dawny zapis o [PERSON_NAME_1]</w:delText>
        </w:r>
      </w:del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 xml:space="preserve">[ADDRESS_1] · tel. sekretariatu</w:t>
    </w:r>
  </w:p>
</w:ftr>
</file>

<file path=word/header1.xml><?xml version="1.0" encoding="utf-8"?>
<w:hdr xmlns:w="http://schemas.openxmlformats.org/wordprocessingml/2006/main">
  <w:p>
    <w:r>
      <w:t xml:space="preserve">Kancelaria K-LAW – pełnomocnik [PERSON_NAME_1]</w:t>
    </w:r>
  </w:p>
</w:hdr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https://sip.legalis.pl/" TargetMode="External"/></Relationships>
</file>